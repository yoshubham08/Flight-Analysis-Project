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BC405" w14:textId="1CAA669E" w:rsidR="00BA2159" w:rsidRDefault="001E3885">
      <w:pPr>
        <w:rPr>
          <w:b/>
          <w:bCs/>
          <w:sz w:val="32"/>
          <w:szCs w:val="32"/>
        </w:rPr>
      </w:pPr>
      <w:r w:rsidRPr="001E3885">
        <w:rPr>
          <w:b/>
          <w:bCs/>
          <w:sz w:val="32"/>
          <w:szCs w:val="32"/>
        </w:rPr>
        <w:t xml:space="preserve">                                  Flight Prices and Forecasting</w:t>
      </w:r>
    </w:p>
    <w:p w14:paraId="123191EC" w14:textId="327C22B9" w:rsidR="001D4C7A" w:rsidRPr="001D4C7A" w:rsidRDefault="001D4C7A">
      <w:pPr>
        <w:rPr>
          <w:rFonts w:ascii="Arial" w:hAnsi="Arial" w:cs="Arial"/>
          <w:sz w:val="24"/>
          <w:szCs w:val="24"/>
        </w:rPr>
      </w:pPr>
      <w:r w:rsidRPr="001D4C7A">
        <w:rPr>
          <w:rFonts w:ascii="Arial" w:hAnsi="Arial" w:cs="Arial"/>
          <w:sz w:val="24"/>
          <w:szCs w:val="24"/>
        </w:rPr>
        <w:t xml:space="preserve">The file is approx. 30gb in size after compress its size is approx. 7gb so can’t upload Tableau Packaged Workbook, can’t publish the file to tableau public. </w:t>
      </w:r>
      <w:r w:rsidRPr="001D4C7A">
        <w:rPr>
          <w:rFonts w:ascii="Arial" w:hAnsi="Arial" w:cs="Arial"/>
          <w:sz w:val="24"/>
          <w:szCs w:val="24"/>
        </w:rPr>
        <w:t>So,</w:t>
      </w:r>
      <w:r w:rsidRPr="001D4C7A">
        <w:rPr>
          <w:rFonts w:ascii="Arial" w:hAnsi="Arial" w:cs="Arial"/>
          <w:sz w:val="24"/>
          <w:szCs w:val="24"/>
        </w:rPr>
        <w:t xml:space="preserve"> I am attaching only power point and word file.</w:t>
      </w:r>
    </w:p>
    <w:p w14:paraId="3B7BDBCB" w14:textId="7000D8BE" w:rsidR="00D53449" w:rsidRDefault="00D53449">
      <w:pPr>
        <w:rPr>
          <w:ins w:id="0" w:author="Microsoft Word" w:date="2024-08-08T20:24:00Z" w16du:dateUtc="2024-08-08T14:54:00Z"/>
          <w:b/>
          <w:bCs/>
          <w:sz w:val="32"/>
          <w:szCs w:val="32"/>
        </w:rPr>
      </w:pPr>
      <w:r w:rsidRPr="00D53449">
        <w:rPr>
          <w:b/>
          <w:bCs/>
          <w:noProof/>
          <w:sz w:val="32"/>
          <w:szCs w:val="32"/>
        </w:rPr>
        <w:drawing>
          <wp:inline distT="0" distB="0" distL="0" distR="0" wp14:anchorId="6B87ED1A" wp14:editId="150E3A6C">
            <wp:extent cx="6431280" cy="3695700"/>
            <wp:effectExtent l="0" t="0" r="7620" b="0"/>
            <wp:docPr id="15208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0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E00" w14:textId="4C421DD2" w:rsidR="00D53449" w:rsidRDefault="00D53449">
      <w:pPr>
        <w:rPr>
          <w:ins w:id="1" w:author="Microsoft Word" w:date="2024-08-08T20:24:00Z" w16du:dateUtc="2024-08-08T14:54:00Z"/>
          <w:b/>
          <w:bCs/>
          <w:sz w:val="32"/>
          <w:szCs w:val="32"/>
        </w:rPr>
      </w:pPr>
      <w:r w:rsidRPr="00D53449">
        <w:rPr>
          <w:b/>
          <w:bCs/>
          <w:noProof/>
          <w:sz w:val="32"/>
          <w:szCs w:val="32"/>
        </w:rPr>
        <w:drawing>
          <wp:inline distT="0" distB="0" distL="0" distR="0" wp14:anchorId="1F7EE013" wp14:editId="51B58B71">
            <wp:extent cx="6393180" cy="3787140"/>
            <wp:effectExtent l="0" t="0" r="7620" b="3810"/>
            <wp:docPr id="20611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0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DFB" w14:textId="39212BC2" w:rsidR="001E3885" w:rsidRDefault="001E3885">
      <w:pPr>
        <w:rPr>
          <w:sz w:val="32"/>
          <w:szCs w:val="32"/>
        </w:rPr>
      </w:pPr>
      <w:r w:rsidRPr="001E3885">
        <w:rPr>
          <w:noProof/>
          <w:sz w:val="32"/>
          <w:szCs w:val="32"/>
        </w:rPr>
        <w:lastRenderedPageBreak/>
        <w:drawing>
          <wp:inline distT="0" distB="0" distL="0" distR="0" wp14:anchorId="48988087" wp14:editId="5E82A0F8">
            <wp:extent cx="6240780" cy="3665220"/>
            <wp:effectExtent l="0" t="0" r="7620" b="0"/>
            <wp:docPr id="201500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07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5CE9" w14:textId="529CDC5A" w:rsidR="001E3885" w:rsidRDefault="001E3885">
      <w:pPr>
        <w:rPr>
          <w:sz w:val="32"/>
          <w:szCs w:val="32"/>
        </w:rPr>
      </w:pPr>
      <w:r w:rsidRPr="001E3885">
        <w:rPr>
          <w:noProof/>
          <w:sz w:val="32"/>
          <w:szCs w:val="32"/>
        </w:rPr>
        <w:drawing>
          <wp:inline distT="0" distB="0" distL="0" distR="0" wp14:anchorId="66BE4621" wp14:editId="57FB4A69">
            <wp:extent cx="6316980" cy="4602480"/>
            <wp:effectExtent l="0" t="0" r="7620" b="7620"/>
            <wp:docPr id="4008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69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B018" w14:textId="0FE7529A" w:rsidR="001E3885" w:rsidRDefault="008B0B45">
      <w:pPr>
        <w:rPr>
          <w:sz w:val="32"/>
          <w:szCs w:val="32"/>
        </w:rPr>
      </w:pPr>
      <w:r w:rsidRPr="008B0B45">
        <w:rPr>
          <w:noProof/>
          <w:sz w:val="32"/>
          <w:szCs w:val="32"/>
        </w:rPr>
        <w:lastRenderedPageBreak/>
        <w:drawing>
          <wp:inline distT="0" distB="0" distL="0" distR="0" wp14:anchorId="38589CA9" wp14:editId="13D616B8">
            <wp:extent cx="6263640" cy="3863340"/>
            <wp:effectExtent l="0" t="0" r="3810" b="3810"/>
            <wp:docPr id="22283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8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12E2" w14:textId="22AF54C5" w:rsidR="008B0B45" w:rsidRDefault="008B0B45">
      <w:pPr>
        <w:rPr>
          <w:sz w:val="32"/>
          <w:szCs w:val="32"/>
        </w:rPr>
      </w:pPr>
      <w:r w:rsidRPr="008B0B45">
        <w:rPr>
          <w:noProof/>
          <w:sz w:val="32"/>
          <w:szCs w:val="32"/>
        </w:rPr>
        <w:drawing>
          <wp:inline distT="0" distB="0" distL="0" distR="0" wp14:anchorId="3B53CF66" wp14:editId="1F56E053">
            <wp:extent cx="6286500" cy="4770120"/>
            <wp:effectExtent l="0" t="0" r="0" b="0"/>
            <wp:docPr id="56808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88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02BF" w14:textId="5F388C1C" w:rsidR="008B0B45" w:rsidRDefault="008B0B45">
      <w:pPr>
        <w:rPr>
          <w:sz w:val="32"/>
          <w:szCs w:val="32"/>
        </w:rPr>
      </w:pPr>
      <w:r w:rsidRPr="008B0B45">
        <w:rPr>
          <w:noProof/>
          <w:sz w:val="32"/>
          <w:szCs w:val="32"/>
        </w:rPr>
        <w:lastRenderedPageBreak/>
        <w:drawing>
          <wp:inline distT="0" distB="0" distL="0" distR="0" wp14:anchorId="1763F4E7" wp14:editId="2931817D">
            <wp:extent cx="5731510" cy="3213100"/>
            <wp:effectExtent l="0" t="0" r="2540" b="6350"/>
            <wp:docPr id="15719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32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B4F" w14:textId="767322CE" w:rsidR="008B0B45" w:rsidRDefault="008B0B45">
      <w:pPr>
        <w:rPr>
          <w:sz w:val="32"/>
          <w:szCs w:val="32"/>
        </w:rPr>
      </w:pPr>
      <w:r w:rsidRPr="008B0B45">
        <w:rPr>
          <w:noProof/>
          <w:sz w:val="32"/>
          <w:szCs w:val="32"/>
        </w:rPr>
        <w:drawing>
          <wp:inline distT="0" distB="0" distL="0" distR="0" wp14:anchorId="3A0B21F6" wp14:editId="277A186A">
            <wp:extent cx="5731510" cy="3758565"/>
            <wp:effectExtent l="0" t="0" r="2540" b="0"/>
            <wp:docPr id="4605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6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CD8E" w14:textId="0F8966E5" w:rsidR="008B0B45" w:rsidRDefault="00966B3B">
      <w:pPr>
        <w:rPr>
          <w:sz w:val="32"/>
          <w:szCs w:val="32"/>
        </w:rPr>
      </w:pPr>
      <w:r w:rsidRPr="00966B3B">
        <w:rPr>
          <w:noProof/>
          <w:sz w:val="32"/>
          <w:szCs w:val="32"/>
        </w:rPr>
        <w:lastRenderedPageBreak/>
        <w:drawing>
          <wp:inline distT="0" distB="0" distL="0" distR="0" wp14:anchorId="253D1BF6" wp14:editId="3B315D7A">
            <wp:extent cx="6035040" cy="4450080"/>
            <wp:effectExtent l="0" t="0" r="3810" b="7620"/>
            <wp:docPr id="122973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8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DE1B" w14:textId="23C03DA9" w:rsidR="00966B3B" w:rsidRDefault="00966B3B">
      <w:pPr>
        <w:rPr>
          <w:sz w:val="32"/>
          <w:szCs w:val="32"/>
        </w:rPr>
      </w:pPr>
      <w:r w:rsidRPr="00966B3B">
        <w:rPr>
          <w:noProof/>
          <w:sz w:val="32"/>
          <w:szCs w:val="32"/>
        </w:rPr>
        <w:drawing>
          <wp:inline distT="0" distB="0" distL="0" distR="0" wp14:anchorId="210A326C" wp14:editId="7350DD5F">
            <wp:extent cx="6073140" cy="4121150"/>
            <wp:effectExtent l="0" t="0" r="3810" b="0"/>
            <wp:docPr id="174392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3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1AA2" w14:textId="68639DFD" w:rsidR="00690D62" w:rsidRDefault="00690D62">
      <w:pPr>
        <w:rPr>
          <w:sz w:val="32"/>
          <w:szCs w:val="32"/>
        </w:rPr>
      </w:pPr>
      <w:r w:rsidRPr="00690D62">
        <w:rPr>
          <w:noProof/>
          <w:sz w:val="32"/>
          <w:szCs w:val="32"/>
        </w:rPr>
        <w:lastRenderedPageBreak/>
        <w:drawing>
          <wp:inline distT="0" distB="0" distL="0" distR="0" wp14:anchorId="50B0EBEB" wp14:editId="5E2FA970">
            <wp:extent cx="5731510" cy="4152900"/>
            <wp:effectExtent l="0" t="0" r="2540" b="0"/>
            <wp:docPr id="207628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83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741" w14:textId="18D4BA72" w:rsidR="00690D62" w:rsidRDefault="00690D62">
      <w:pPr>
        <w:rPr>
          <w:sz w:val="32"/>
          <w:szCs w:val="32"/>
        </w:rPr>
      </w:pPr>
      <w:r w:rsidRPr="00690D62">
        <w:rPr>
          <w:noProof/>
          <w:sz w:val="32"/>
          <w:szCs w:val="32"/>
        </w:rPr>
        <w:drawing>
          <wp:inline distT="0" distB="0" distL="0" distR="0" wp14:anchorId="340163E2" wp14:editId="6AE6331E">
            <wp:extent cx="5731510" cy="4127500"/>
            <wp:effectExtent l="0" t="0" r="2540" b="6350"/>
            <wp:docPr id="118453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367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3B31" w14:textId="3EF770BD" w:rsidR="00690D62" w:rsidRDefault="00690D62">
      <w:pPr>
        <w:rPr>
          <w:sz w:val="32"/>
          <w:szCs w:val="32"/>
        </w:rPr>
      </w:pPr>
      <w:r w:rsidRPr="00690D62">
        <w:rPr>
          <w:noProof/>
          <w:sz w:val="32"/>
          <w:szCs w:val="32"/>
        </w:rPr>
        <w:lastRenderedPageBreak/>
        <w:drawing>
          <wp:inline distT="0" distB="0" distL="0" distR="0" wp14:anchorId="35ACCB6B" wp14:editId="73B9E265">
            <wp:extent cx="6217920" cy="4480560"/>
            <wp:effectExtent l="0" t="0" r="0" b="0"/>
            <wp:docPr id="109645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51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D87" w14:textId="7DF2437F" w:rsidR="00690D62" w:rsidRDefault="00690D62">
      <w:pPr>
        <w:rPr>
          <w:sz w:val="32"/>
          <w:szCs w:val="32"/>
        </w:rPr>
      </w:pPr>
      <w:r w:rsidRPr="00690D62">
        <w:rPr>
          <w:noProof/>
          <w:sz w:val="32"/>
          <w:szCs w:val="32"/>
        </w:rPr>
        <w:drawing>
          <wp:inline distT="0" distB="0" distL="0" distR="0" wp14:anchorId="52144B55" wp14:editId="28C91240">
            <wp:extent cx="6271260" cy="4087495"/>
            <wp:effectExtent l="0" t="0" r="0" b="8255"/>
            <wp:docPr id="197161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2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BCF" w14:textId="6D4BE824" w:rsidR="00736394" w:rsidRDefault="00736394">
      <w:pPr>
        <w:rPr>
          <w:sz w:val="32"/>
          <w:szCs w:val="32"/>
        </w:rPr>
      </w:pPr>
      <w:r w:rsidRPr="00736394">
        <w:rPr>
          <w:noProof/>
          <w:sz w:val="32"/>
          <w:szCs w:val="32"/>
        </w:rPr>
        <w:lastRenderedPageBreak/>
        <w:drawing>
          <wp:inline distT="0" distB="0" distL="0" distR="0" wp14:anchorId="141594DB" wp14:editId="4F946457">
            <wp:extent cx="6126480" cy="3779520"/>
            <wp:effectExtent l="0" t="0" r="7620" b="0"/>
            <wp:docPr id="81896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7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76D8" w14:textId="3946BD39" w:rsidR="00D53449" w:rsidRDefault="00736394">
      <w:pPr>
        <w:rPr>
          <w:sz w:val="32"/>
          <w:szCs w:val="32"/>
        </w:rPr>
      </w:pPr>
      <w:r w:rsidRPr="00736394">
        <w:rPr>
          <w:noProof/>
          <w:sz w:val="32"/>
          <w:szCs w:val="32"/>
        </w:rPr>
        <w:drawing>
          <wp:inline distT="0" distB="0" distL="0" distR="0" wp14:anchorId="1B89FD69" wp14:editId="0B728677">
            <wp:extent cx="5731510" cy="3794760"/>
            <wp:effectExtent l="0" t="0" r="2540" b="0"/>
            <wp:docPr id="79190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02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4F2F" w14:textId="77777777" w:rsidR="00D53449" w:rsidRDefault="00D53449">
      <w:pPr>
        <w:rPr>
          <w:sz w:val="32"/>
          <w:szCs w:val="32"/>
        </w:rPr>
      </w:pPr>
    </w:p>
    <w:p w14:paraId="5D65F066" w14:textId="77777777" w:rsidR="00D53449" w:rsidRDefault="00D53449">
      <w:pPr>
        <w:rPr>
          <w:sz w:val="32"/>
          <w:szCs w:val="32"/>
        </w:rPr>
      </w:pPr>
    </w:p>
    <w:p w14:paraId="50205D6D" w14:textId="77777777" w:rsidR="00F83293" w:rsidRDefault="00F83293">
      <w:pPr>
        <w:rPr>
          <w:sz w:val="32"/>
          <w:szCs w:val="32"/>
        </w:rPr>
      </w:pPr>
    </w:p>
    <w:p w14:paraId="541007BD" w14:textId="018B7075" w:rsidR="00D53449" w:rsidRDefault="00D53449">
      <w:pPr>
        <w:rPr>
          <w:sz w:val="32"/>
          <w:szCs w:val="32"/>
        </w:rPr>
      </w:pPr>
      <w:r>
        <w:rPr>
          <w:sz w:val="32"/>
          <w:szCs w:val="32"/>
        </w:rPr>
        <w:lastRenderedPageBreak/>
        <w:t>Flight Analysis Dashboard</w:t>
      </w:r>
    </w:p>
    <w:p w14:paraId="6D09299D" w14:textId="000A4C93" w:rsidR="005F43D9" w:rsidRDefault="005F43D9">
      <w:pPr>
        <w:rPr>
          <w:sz w:val="32"/>
          <w:szCs w:val="32"/>
        </w:rPr>
      </w:pPr>
      <w:r w:rsidRPr="005F43D9">
        <w:rPr>
          <w:noProof/>
          <w:sz w:val="32"/>
          <w:szCs w:val="32"/>
        </w:rPr>
        <w:drawing>
          <wp:inline distT="0" distB="0" distL="0" distR="0" wp14:anchorId="26284CFD" wp14:editId="589EC2E7">
            <wp:extent cx="6393180" cy="4244340"/>
            <wp:effectExtent l="0" t="0" r="7620" b="3810"/>
            <wp:docPr id="72264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47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4FB9" w14:textId="454D78D5" w:rsidR="005F43D9" w:rsidRDefault="005F43D9">
      <w:pPr>
        <w:rPr>
          <w:sz w:val="32"/>
          <w:szCs w:val="32"/>
        </w:rPr>
      </w:pPr>
      <w:r w:rsidRPr="005F43D9">
        <w:rPr>
          <w:noProof/>
          <w:sz w:val="32"/>
          <w:szCs w:val="32"/>
        </w:rPr>
        <w:drawing>
          <wp:inline distT="0" distB="0" distL="0" distR="0" wp14:anchorId="482159D9" wp14:editId="44CDA724">
            <wp:extent cx="6454140" cy="4076700"/>
            <wp:effectExtent l="0" t="0" r="3810" b="0"/>
            <wp:docPr id="119022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24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32DD" w14:textId="77777777" w:rsidR="00D53449" w:rsidRDefault="00D53449">
      <w:pPr>
        <w:rPr>
          <w:sz w:val="32"/>
          <w:szCs w:val="32"/>
        </w:rPr>
      </w:pPr>
    </w:p>
    <w:p w14:paraId="6CFAC072" w14:textId="25A691DB" w:rsidR="005F43D9" w:rsidRDefault="00D53449">
      <w:pPr>
        <w:rPr>
          <w:sz w:val="32"/>
          <w:szCs w:val="32"/>
        </w:rPr>
      </w:pPr>
      <w:r>
        <w:rPr>
          <w:sz w:val="32"/>
          <w:szCs w:val="32"/>
        </w:rPr>
        <w:t>Flight Story</w:t>
      </w:r>
    </w:p>
    <w:p w14:paraId="655649FD" w14:textId="28886840" w:rsidR="005F43D9" w:rsidRDefault="005F43D9">
      <w:pPr>
        <w:rPr>
          <w:sz w:val="32"/>
          <w:szCs w:val="32"/>
        </w:rPr>
      </w:pPr>
      <w:r w:rsidRPr="005F43D9">
        <w:rPr>
          <w:noProof/>
          <w:sz w:val="32"/>
          <w:szCs w:val="32"/>
        </w:rPr>
        <w:drawing>
          <wp:inline distT="0" distB="0" distL="0" distR="0" wp14:anchorId="141437AB" wp14:editId="59DE5D03">
            <wp:extent cx="6408420" cy="3855720"/>
            <wp:effectExtent l="0" t="0" r="0" b="0"/>
            <wp:docPr id="146834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40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D674" w14:textId="2F07AAF9" w:rsidR="005F43D9" w:rsidRDefault="005F43D9">
      <w:pPr>
        <w:rPr>
          <w:sz w:val="32"/>
          <w:szCs w:val="32"/>
        </w:rPr>
      </w:pPr>
      <w:r w:rsidRPr="005F43D9">
        <w:rPr>
          <w:noProof/>
          <w:sz w:val="32"/>
          <w:szCs w:val="32"/>
        </w:rPr>
        <w:drawing>
          <wp:inline distT="0" distB="0" distL="0" distR="0" wp14:anchorId="5436D285" wp14:editId="331FE690">
            <wp:extent cx="6431280" cy="4069080"/>
            <wp:effectExtent l="0" t="0" r="7620" b="7620"/>
            <wp:docPr id="98031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179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4357" w14:textId="02C12209" w:rsidR="00D90856" w:rsidRDefault="00D90856">
      <w:pPr>
        <w:rPr>
          <w:sz w:val="32"/>
          <w:szCs w:val="32"/>
        </w:rPr>
      </w:pPr>
      <w:r w:rsidRPr="00D90856">
        <w:rPr>
          <w:noProof/>
          <w:sz w:val="32"/>
          <w:szCs w:val="32"/>
        </w:rPr>
        <w:lastRenderedPageBreak/>
        <w:drawing>
          <wp:inline distT="0" distB="0" distL="0" distR="0" wp14:anchorId="464358E2" wp14:editId="53E66AB0">
            <wp:extent cx="6210300" cy="3909060"/>
            <wp:effectExtent l="0" t="0" r="0" b="0"/>
            <wp:docPr id="86893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332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571A" w14:textId="4B7DC291" w:rsidR="00DC1A35" w:rsidRDefault="00D90856">
      <w:pPr>
        <w:rPr>
          <w:sz w:val="32"/>
          <w:szCs w:val="32"/>
        </w:rPr>
      </w:pPr>
      <w:r w:rsidRPr="00D90856">
        <w:rPr>
          <w:noProof/>
          <w:sz w:val="32"/>
          <w:szCs w:val="32"/>
        </w:rPr>
        <w:drawing>
          <wp:inline distT="0" distB="0" distL="0" distR="0" wp14:anchorId="5EAA1EAD" wp14:editId="3D04CD8E">
            <wp:extent cx="6301740" cy="4084320"/>
            <wp:effectExtent l="0" t="0" r="3810" b="0"/>
            <wp:docPr id="29749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96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0A65" w14:textId="77777777" w:rsidR="005F43D9" w:rsidRDefault="005F43D9">
      <w:pPr>
        <w:rPr>
          <w:sz w:val="32"/>
          <w:szCs w:val="32"/>
        </w:rPr>
      </w:pPr>
    </w:p>
    <w:p w14:paraId="311D04D5" w14:textId="1231CCC9" w:rsidR="005F43D9" w:rsidRPr="001E3885" w:rsidRDefault="005F43D9">
      <w:pPr>
        <w:rPr>
          <w:sz w:val="32"/>
          <w:szCs w:val="32"/>
        </w:rPr>
      </w:pPr>
    </w:p>
    <w:sectPr w:rsidR="005F43D9" w:rsidRPr="001E3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85"/>
    <w:rsid w:val="001C7D46"/>
    <w:rsid w:val="001D4C7A"/>
    <w:rsid w:val="001E3885"/>
    <w:rsid w:val="004E69EA"/>
    <w:rsid w:val="005F43D9"/>
    <w:rsid w:val="005F75C7"/>
    <w:rsid w:val="00690D62"/>
    <w:rsid w:val="006D4BFB"/>
    <w:rsid w:val="00736394"/>
    <w:rsid w:val="008B0B45"/>
    <w:rsid w:val="00966B3B"/>
    <w:rsid w:val="00977B90"/>
    <w:rsid w:val="00985D2A"/>
    <w:rsid w:val="00BA2159"/>
    <w:rsid w:val="00D53449"/>
    <w:rsid w:val="00D90856"/>
    <w:rsid w:val="00DC1A35"/>
    <w:rsid w:val="00F13E04"/>
    <w:rsid w:val="00F83293"/>
    <w:rsid w:val="00FD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E896"/>
  <w15:chartTrackingRefBased/>
  <w15:docId w15:val="{D485754B-40DE-445A-8FBA-75845DAEB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Jay Rudram</dc:creator>
  <cp:keywords/>
  <dc:description/>
  <cp:lastModifiedBy>Shubham Jay Rudram</cp:lastModifiedBy>
  <cp:revision>7</cp:revision>
  <dcterms:created xsi:type="dcterms:W3CDTF">2024-08-07T15:52:00Z</dcterms:created>
  <dcterms:modified xsi:type="dcterms:W3CDTF">2024-08-08T15:03:00Z</dcterms:modified>
</cp:coreProperties>
</file>